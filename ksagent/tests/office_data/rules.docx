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就業規則</w:t>
      </w:r>
    </w:p>
    <w:p>
      <w:pPr>
        <w:pStyle w:val="Heading2"/>
        <w:numPr>
          <w:ilvl w:val="0"/>
          <w:numId w:val="90"/>
        </w:numPr>
      </w:pPr>
      <w:r>
        <w:t>総則</w:t>
      </w:r>
    </w:p>
    <w:p>
      <w:pPr>
        <w:numPr>
          <w:ilvl w:val="0"/>
          <w:numId w:val="91"/>
        </w:numPr>
      </w:pPr>
      <w:r>
        <w:t>この規則は、従業員の労働条件を定める。</w:t>
      </w:r>
    </w:p>
    <w:p>
      <w:commentRangeStart w:id="0"/>
      <w:r>
        <w:t>Overtime work requires prior approval by the manager.</w:t>
      </w:r>
      <w:commentRangeEnd w:id="0"/>
      <w:r>
        <w:rPr>
          <w:rStyle w:val="CommentReference"/>
        </w:rPr>
        <w:commentReference w:id="0"/>
      </w:r>
    </w:p>
    <w:p>
      <w:pPr>
        <w:pStyle w:val="Heading2"/>
        <w:numPr>
          <w:ilvl w:val="0"/>
          <w:numId w:val="90"/>
        </w:numPr>
      </w:pPr>
      <w:r>
        <w:t>休暇</w:t>
      </w:r>
    </w:p>
    <w:p>
      <w:pPr>
        <w:numPr>
          <w:ilvl w:val="0"/>
          <w:numId w:val="91"/>
        </w:numPr>
      </w:pPr>
      <w:r>
        <w:t>年次有給休暇は、次のとおり付与する。</w:t>
      </w:r>
    </w:p>
    <w:p>
      <w:pPr>
        <w:numPr>
          <w:ilvl w:val="1"/>
          <w:numId w:val="91"/>
        </w:numPr>
      </w:pPr>
      <w:r>
        <w:t>入社6か月後に10日を付与する</w:t>
      </w:r>
    </w:p>
    <w:p>
      <w:pPr>
        <w:numPr>
          <w:ilvl w:val="1"/>
          <w:numId w:val="91"/>
        </w:numPr>
      </w:pPr>
      <w:r>
        <w:t>以後1年ごとに1日を加算する</w:t>
      </w:r>
      <w:r>
        <w:rPr>
          <w:vertAlign w:val="superscript"/>
        </w:rPr>
        <w:footnoteReference w:id="1"/>
      </w:r>
    </w:p>
    <w:p>
      <w:pPr>
        <w:numPr>
          <w:ilvl w:val="2"/>
          <w:numId w:val="91"/>
        </w:numPr>
      </w:pPr>
      <w:r>
        <w:t>出勤率が8割以上であること</w:t>
      </w:r>
    </w:p>
    <w:p>
      <w:pPr>
        <w:numPr>
          <w:ilvl w:val="0"/>
          <w:numId w:val="91"/>
        </w:numPr>
      </w:pPr>
      <w:r>
        <w:t xml:space="preserve">特別休暇は、</w:t>
      </w:r>
      <w:del w:id="801" w:author="hr" w:date="2026-04-01T09:00:00Z">
        <w:r>
          <w:delText>3日</w:delText>
        </w:r>
      </w:del>
      <w:ins w:id="802" w:author="hr" w:date="2026-04-01T09:00:00Z">
        <w:r>
          <w:t>5日</w:t>
        </w:r>
      </w:ins>
      <w:r>
        <w:t>とする。</w:t>
      </w:r>
    </w:p>
    <w:p>
      <w:pPr>
        <w:pStyle w:val="ListBullet"/>
      </w:pPr>
      <w:r>
        <w:t>休暇の申請は、所属長へ行う。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勤続年数</w:t>
            </w:r>
          </w:p>
        </w:tc>
        <w:tc>
          <w:tcPr>
            <w:tcW w:type="dxa" w:w="2880"/>
          </w:tcPr>
          <w:p>
            <w:r>
              <w:t>付与日数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6か月</w:t>
            </w:r>
          </w:p>
        </w:tc>
        <w:tc>
          <w:tcPr>
            <w:tcW w:type="dxa" w:w="2880"/>
          </w:tcPr>
          <w:p>
            <w:r>
              <w:t>10日</w:t>
            </w:r>
          </w:p>
        </w:tc>
        <w:tc>
          <w:tcPr>
            <w:tcW w:type="dxa" w:w="2880"/>
            <w:vMerge w:val="restart"/>
          </w:tcPr>
          <w:p>
            <w:r>
              <w:t>最大20日まで</w:t>
            </w:r>
          </w:p>
        </w:tc>
      </w:tr>
      <w:tr>
        <w:tc>
          <w:tcPr>
            <w:tcW w:type="dxa" w:w="2880"/>
          </w:tcPr>
          <w:p>
            <w:r>
              <w:t>1年6か月</w:t>
            </w:r>
          </w:p>
        </w:tc>
        <w:tc>
          <w:tcPr>
            <w:tcW w:type="dxa" w:w="2880"/>
          </w:tcPr>
          <w:p>
            <w:r>
              <w:t>11日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5760"/>
            <w:gridSpan w:val="2"/>
          </w:tcPr>
          <w:p>
            <w:r>
              <w:t>※ 出勤率8割以上が条件</w:t>
            </w:r>
          </w:p>
          <w:p>
            <w:r/>
          </w:p>
        </w:tc>
        <w:tc>
          <w:tcPr>
            <w:tcW w:type="dxa" w:w="2880"/>
            <w:vMerge/>
          </w:tcPr>
          <w:p/>
        </w:tc>
      </w:tr>
    </w:tbl>
    <w:p>
      <w:r>
        <w:t>相談は次の窓口へ。</w:t>
      </w:r>
      <w:r>
        <mc:AlternateContent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500000"/>
                <wp:wrapSquare wrapText="bothSides"/>
                <wp:docPr id="10" name="Text Box 10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000" cy="5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相談窓口：人事部（内線1234）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width:157pt;height:39pt">
                <v:textbox>
                  <w:txbxContent>
                    <w:p>
                      <w:r>
                        <w:t>相談窓口：人事部（内線1234）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附則　この規則は、2024年4月1日から施行する。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" w:date="2026-10-28T13:12:30Z">
    <w:p>
      <w:pPr>
        <w:pStyle w:val="CommentText"/>
      </w:pPr>
      <w:r>
        <w:rPr>
          <w:rStyle w:val="CommentReference"/>
        </w:rPr>
        <w:annotationRef/>
      </w:r>
      <w:r>
        <w:t>要確認：この文はコメントに入っている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出勤率は、全労働日に対する出勤日の割合をいう。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社外秘（ヘッダー）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decimal"/>
      <w:lvlText w:val="第%1章"/>
      <w:suff w:val="space"/>
    </w:lvl>
  </w:abstractNum>
  <w:abstractNum w:abstractNumId="91">
    <w:multiLevelType w:val="multilevel"/>
    <w:lvl w:ilvl="0">
      <w:start w:val="1"/>
      <w:numFmt w:val="decimal"/>
      <w:lvlText w:val="第%1条"/>
    </w:lvl>
    <w:lvl w:ilvl="1">
      <w:start w:val="1"/>
      <w:numFmt w:val="decimalFullWidth"/>
      <w:lvlText w:val="（%2）"/>
    </w:lvl>
    <w:lvl w:ilvl="2">
      <w:start w:val="1"/>
      <w:numFmt w:val="decimalEnclosedCircle"/>
      <w:lvlText w:val="%3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omments" Target="comments.xml"/><Relationship Id="rId9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ksagent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